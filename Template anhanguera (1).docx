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90F7B" w:rsidRDefault="00BA2E88" w14:paraId="6DE84CB3" w14:textId="77777777">
      <w:pPr>
        <w:pStyle w:val="Corpodetexto"/>
        <w:ind w:left="3466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5291AA78" wp14:editId="0A49CF8C">
            <wp:extent cx="1089328" cy="10477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292" cy="104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7B" w:rsidRDefault="00A90F7B" w14:paraId="03D361D2" w14:textId="77777777">
      <w:pPr>
        <w:pStyle w:val="Corpodetexto"/>
        <w:spacing w:before="4"/>
        <w:rPr>
          <w:rFonts w:ascii="Times New Roman"/>
          <w:sz w:val="25"/>
        </w:rPr>
      </w:pPr>
    </w:p>
    <w:p w:rsidR="00A90F7B" w:rsidP="00652A74" w:rsidRDefault="00BA2E88" w14:paraId="5F5C7341" w14:textId="77777777">
      <w:pPr>
        <w:spacing w:before="92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FACULDADE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ANHANGUERA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VALPARAÍSO</w:t>
      </w:r>
    </w:p>
    <w:p w:rsidR="00A90F7B" w:rsidRDefault="00A90F7B" w14:paraId="78BE66C4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3B796B75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3C1C43E4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23655A3F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0243E341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0171E938" w14:textId="77777777">
      <w:pPr>
        <w:pStyle w:val="Corpodetexto"/>
        <w:spacing w:before="2"/>
        <w:rPr>
          <w:rFonts w:ascii="Arial"/>
          <w:b/>
          <w:sz w:val="40"/>
        </w:rPr>
      </w:pPr>
    </w:p>
    <w:p w:rsidR="00A90F7B" w:rsidRDefault="00652A74" w14:paraId="0A0CAA18" w14:textId="418EE098">
      <w:pPr>
        <w:ind w:left="108" w:right="12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Analise e Desenvolvimento de Sistemas</w:t>
      </w:r>
    </w:p>
    <w:p w:rsidR="00A90F7B" w:rsidRDefault="00A90F7B" w14:paraId="22E60D4B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6E98ADE6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725430AF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22DCAB94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06AF05F1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0383925F" w14:textId="77777777">
      <w:pPr>
        <w:pStyle w:val="Corpodetexto"/>
        <w:rPr>
          <w:rFonts w:ascii="Arial"/>
          <w:b/>
          <w:sz w:val="30"/>
        </w:rPr>
      </w:pPr>
    </w:p>
    <w:p w:rsidR="00A90F7B" w:rsidRDefault="00A90F7B" w14:paraId="6992F33E" w14:textId="77777777">
      <w:pPr>
        <w:pStyle w:val="Corpodetexto"/>
        <w:spacing w:before="2"/>
        <w:rPr>
          <w:rFonts w:ascii="Arial"/>
          <w:b/>
          <w:sz w:val="31"/>
        </w:rPr>
      </w:pPr>
    </w:p>
    <w:p w:rsidR="00A90F7B" w:rsidP="00652A74" w:rsidRDefault="00652A74" w14:paraId="122381F4" w14:textId="417CCD27">
      <w:pPr>
        <w:jc w:val="center"/>
        <w:rPr>
          <w:rFonts w:ascii="Arial"/>
          <w:sz w:val="24"/>
        </w:rPr>
        <w:sectPr w:rsidR="00A90F7B" w:rsidSect="004E1193">
          <w:footerReference w:type="even" r:id="rId8"/>
          <w:footerReference w:type="default" r:id="rId9"/>
          <w:footerReference w:type="first" r:id="rId10"/>
          <w:pgSz w:w="11910" w:h="16840" w:orient="portrait"/>
          <w:pgMar w:top="1580" w:right="1360" w:bottom="2840" w:left="1380" w:header="0" w:footer="2650" w:gutter="0"/>
          <w:cols w:space="720"/>
        </w:sectPr>
      </w:pPr>
      <w:r>
        <w:rPr>
          <w:rFonts w:ascii="Arial" w:hAnsi="Arial"/>
          <w:b/>
          <w:sz w:val="28"/>
        </w:rPr>
        <w:t>Título</w:t>
      </w:r>
    </w:p>
    <w:p w:rsidR="00A90F7B" w:rsidRDefault="00BA2E88" w14:paraId="773D33FF" w14:textId="77777777">
      <w:pPr>
        <w:pStyle w:val="Ttulo1"/>
        <w:numPr>
          <w:ilvl w:val="0"/>
          <w:numId w:val="1"/>
        </w:numPr>
        <w:tabs>
          <w:tab w:val="left" w:pos="545"/>
        </w:tabs>
        <w:spacing w:before="109"/>
      </w:pPr>
      <w:r>
        <w:t>INTRODUÇÃO</w:t>
      </w:r>
    </w:p>
    <w:p w:rsidR="00A90F7B" w:rsidRDefault="00A90F7B" w14:paraId="0200ACFC" w14:textId="77777777">
      <w:pPr>
        <w:pStyle w:val="Corpodetexto"/>
        <w:spacing w:before="8"/>
        <w:rPr>
          <w:rFonts w:ascii="Arial"/>
          <w:b/>
          <w:sz w:val="32"/>
        </w:rPr>
      </w:pPr>
    </w:p>
    <w:p w:rsidR="2B130A64" w:rsidP="17C9C01B" w:rsidRDefault="2B130A64" w14:paraId="707C89C5" w14:textId="46E95AFF">
      <w:pPr>
        <w:pStyle w:val="Corpodetexto"/>
        <w:spacing w:line="360" w:lineRule="auto"/>
        <w:ind w:left="276" w:right="116" w:firstLine="707"/>
        <w:jc w:val="both"/>
      </w:pPr>
      <w:r>
        <w:t xml:space="preserve">Neste trabalho </w:t>
      </w:r>
      <w:r w:rsidR="69B7EF95">
        <w:t>foi proposto a criação de redes para um ambiente corporativo, onde aplicarei os conhecimentos adquiridos na disciplina para realização das atividades propostas.</w:t>
      </w:r>
    </w:p>
    <w:p w:rsidR="0AD1D0B6" w:rsidP="17C9C01B" w:rsidRDefault="0AD1D0B6" w14:paraId="4CE0DA9C" w14:textId="157875C5">
      <w:pPr>
        <w:pStyle w:val="Corpodetexto"/>
        <w:spacing w:line="360" w:lineRule="auto"/>
        <w:ind w:left="276" w:right="116" w:firstLine="707"/>
        <w:jc w:val="both"/>
      </w:pPr>
      <w:r>
        <w:t>Conhecimentos como aplicação de VLAN’s</w:t>
      </w:r>
      <w:r w:rsidR="7BD2A072">
        <w:t xml:space="preserve"> ()</w:t>
      </w:r>
      <w:r>
        <w:t>, endereçamento de IP’s, montagem da estrutura dos computadores, servidores e impressoras, com a proposta de criação de quatro</w:t>
      </w:r>
      <w:r w:rsidR="766D3DF4">
        <w:t xml:space="preserve"> ambientes separados fisicamente onde cada um possui duas redes virtuais para distribuição dos recursos.</w:t>
      </w:r>
    </w:p>
    <w:p w:rsidR="1ACB2C23" w:rsidP="17C9C01B" w:rsidRDefault="1ACB2C23" w14:paraId="1C340FF5" w14:textId="716BF708">
      <w:pPr>
        <w:pStyle w:val="Corpodetexto"/>
        <w:spacing w:line="360" w:lineRule="auto"/>
        <w:ind w:left="276" w:right="116" w:firstLine="707"/>
        <w:jc w:val="both"/>
      </w:pPr>
      <w:r w:rsidR="1ACB2C23">
        <w:rPr/>
        <w:t>Desta forma ao fim deste trabalho a espectativa de criação de uma infraestrutura escalável para a organização.</w:t>
      </w:r>
    </w:p>
    <w:p w:rsidR="7C44DF90" w:rsidP="7C44DF90" w:rsidRDefault="7C44DF90" w14:paraId="071E0977" w14:textId="235F2C5C">
      <w:pPr>
        <w:pStyle w:val="Corpodetexto"/>
        <w:spacing w:line="360" w:lineRule="auto"/>
        <w:ind w:left="276" w:right="116" w:firstLine="707"/>
        <w:jc w:val="both"/>
      </w:pPr>
    </w:p>
    <w:p w:rsidR="17C9C01B" w:rsidP="17C9C01B" w:rsidRDefault="17C9C01B" w14:paraId="0F851380" w14:textId="76ED764F">
      <w:pPr>
        <w:pStyle w:val="Corpodetexto"/>
        <w:rPr>
          <w:sz w:val="22"/>
          <w:szCs w:val="22"/>
        </w:rPr>
      </w:pPr>
    </w:p>
    <w:p w:rsidR="17C9C01B" w:rsidP="17C9C01B" w:rsidRDefault="17C9C01B" w14:paraId="20D282E5" w14:textId="32F86F1F">
      <w:pPr>
        <w:pStyle w:val="Corpodetexto"/>
        <w:rPr>
          <w:sz w:val="22"/>
          <w:szCs w:val="22"/>
        </w:rPr>
      </w:pPr>
    </w:p>
    <w:p w:rsidR="17C9C01B" w:rsidP="17C9C01B" w:rsidRDefault="17C9C01B" w14:paraId="60D151B1" w14:textId="3177A7B1">
      <w:pPr>
        <w:pStyle w:val="Corpodetexto"/>
        <w:rPr>
          <w:sz w:val="22"/>
          <w:szCs w:val="22"/>
        </w:rPr>
      </w:pPr>
    </w:p>
    <w:p w:rsidR="00A90F7B" w:rsidRDefault="00A90F7B" w14:paraId="2F065C5D" w14:textId="77777777">
      <w:pPr>
        <w:pStyle w:val="Corpodetexto"/>
        <w:rPr>
          <w:sz w:val="22"/>
        </w:rPr>
      </w:pPr>
    </w:p>
    <w:p w:rsidR="00A90F7B" w:rsidP="17C9C01B" w:rsidRDefault="00A90F7B" w14:paraId="22122BE3" w14:textId="77777777">
      <w:pPr>
        <w:pStyle w:val="Corpodetexto"/>
        <w:rPr>
          <w:sz w:val="22"/>
          <w:szCs w:val="22"/>
        </w:rPr>
      </w:pPr>
    </w:p>
    <w:p w:rsidR="17C9C01B" w:rsidP="17C9C01B" w:rsidRDefault="17C9C01B" w14:paraId="4E6115D6" w14:textId="4D3A2C0E">
      <w:pPr>
        <w:pStyle w:val="Corpodetexto"/>
        <w:rPr>
          <w:sz w:val="22"/>
          <w:szCs w:val="22"/>
        </w:rPr>
      </w:pPr>
    </w:p>
    <w:p w:rsidR="17C9C01B" w:rsidP="17C9C01B" w:rsidRDefault="17C9C01B" w14:paraId="7A1DBFF3" w14:textId="190169FF">
      <w:pPr>
        <w:pStyle w:val="Corpodetexto"/>
        <w:rPr>
          <w:sz w:val="22"/>
          <w:szCs w:val="22"/>
        </w:rPr>
      </w:pPr>
    </w:p>
    <w:p w:rsidR="17C9C01B" w:rsidP="17C9C01B" w:rsidRDefault="17C9C01B" w14:paraId="649E6B6F" w14:textId="5017464D">
      <w:pPr>
        <w:pStyle w:val="Corpodetexto"/>
        <w:rPr>
          <w:sz w:val="22"/>
          <w:szCs w:val="22"/>
        </w:rPr>
      </w:pPr>
    </w:p>
    <w:p w:rsidR="17C9C01B" w:rsidP="17C9C01B" w:rsidRDefault="17C9C01B" w14:paraId="4082D15C" w14:textId="0E4279C4">
      <w:pPr>
        <w:pStyle w:val="Corpodetexto"/>
        <w:rPr>
          <w:sz w:val="22"/>
          <w:szCs w:val="22"/>
        </w:rPr>
      </w:pPr>
    </w:p>
    <w:p w:rsidR="17C9C01B" w:rsidP="17C9C01B" w:rsidRDefault="17C9C01B" w14:paraId="1A2F351F" w14:textId="09322F7C">
      <w:pPr>
        <w:pStyle w:val="Corpodetexto"/>
        <w:rPr>
          <w:sz w:val="22"/>
          <w:szCs w:val="22"/>
        </w:rPr>
      </w:pPr>
    </w:p>
    <w:p w:rsidR="17C9C01B" w:rsidP="17C9C01B" w:rsidRDefault="17C9C01B" w14:paraId="6C2059D2" w14:textId="4B0FA571">
      <w:pPr>
        <w:pStyle w:val="Corpodetexto"/>
        <w:rPr>
          <w:sz w:val="22"/>
          <w:szCs w:val="22"/>
        </w:rPr>
      </w:pPr>
    </w:p>
    <w:p w:rsidR="17C9C01B" w:rsidP="17C9C01B" w:rsidRDefault="17C9C01B" w14:paraId="3AE70555" w14:textId="455C98F3">
      <w:pPr>
        <w:pStyle w:val="Corpodetexto"/>
        <w:rPr>
          <w:sz w:val="22"/>
          <w:szCs w:val="22"/>
        </w:rPr>
      </w:pPr>
    </w:p>
    <w:p w:rsidR="17C9C01B" w:rsidP="17C9C01B" w:rsidRDefault="17C9C01B" w14:paraId="4B52C227" w14:textId="06599DAD">
      <w:pPr>
        <w:pStyle w:val="Corpodetexto"/>
        <w:rPr>
          <w:sz w:val="22"/>
          <w:szCs w:val="22"/>
        </w:rPr>
      </w:pPr>
    </w:p>
    <w:p w:rsidR="17C9C01B" w:rsidP="17C9C01B" w:rsidRDefault="17C9C01B" w14:paraId="2F0934C9" w14:textId="2F034643">
      <w:pPr>
        <w:pStyle w:val="Corpodetexto"/>
        <w:rPr>
          <w:sz w:val="22"/>
          <w:szCs w:val="22"/>
        </w:rPr>
      </w:pPr>
    </w:p>
    <w:p w:rsidR="17C9C01B" w:rsidP="17C9C01B" w:rsidRDefault="17C9C01B" w14:paraId="348C6CA8" w14:textId="66B0ADC5">
      <w:pPr>
        <w:pStyle w:val="Corpodetexto"/>
        <w:rPr>
          <w:sz w:val="22"/>
          <w:szCs w:val="22"/>
        </w:rPr>
      </w:pPr>
    </w:p>
    <w:p w:rsidR="17C9C01B" w:rsidP="17C9C01B" w:rsidRDefault="17C9C01B" w14:paraId="385EA9A7" w14:textId="4B7B33C0">
      <w:pPr>
        <w:pStyle w:val="Corpodetexto"/>
        <w:rPr>
          <w:sz w:val="22"/>
          <w:szCs w:val="22"/>
        </w:rPr>
      </w:pPr>
    </w:p>
    <w:p w:rsidR="17C9C01B" w:rsidP="17C9C01B" w:rsidRDefault="17C9C01B" w14:paraId="3939F041" w14:textId="19A6B47F">
      <w:pPr>
        <w:pStyle w:val="Corpodetexto"/>
        <w:rPr>
          <w:sz w:val="22"/>
          <w:szCs w:val="22"/>
        </w:rPr>
      </w:pPr>
    </w:p>
    <w:p w:rsidR="17C9C01B" w:rsidP="17C9C01B" w:rsidRDefault="17C9C01B" w14:paraId="218F64A8" w14:textId="416FA694">
      <w:pPr>
        <w:pStyle w:val="Corpodetexto"/>
        <w:rPr>
          <w:sz w:val="22"/>
          <w:szCs w:val="22"/>
        </w:rPr>
      </w:pPr>
    </w:p>
    <w:p w:rsidR="17C9C01B" w:rsidP="17C9C01B" w:rsidRDefault="17C9C01B" w14:paraId="6306C57B" w14:textId="710E4A24">
      <w:pPr>
        <w:pStyle w:val="Corpodetexto"/>
        <w:rPr>
          <w:sz w:val="22"/>
          <w:szCs w:val="22"/>
        </w:rPr>
      </w:pPr>
    </w:p>
    <w:p w:rsidR="17C9C01B" w:rsidP="17C9C01B" w:rsidRDefault="17C9C01B" w14:paraId="5019C91B" w14:textId="49CC943C">
      <w:pPr>
        <w:pStyle w:val="Corpodetexto"/>
        <w:rPr>
          <w:sz w:val="22"/>
          <w:szCs w:val="22"/>
        </w:rPr>
      </w:pPr>
    </w:p>
    <w:p w:rsidR="17C9C01B" w:rsidP="17C9C01B" w:rsidRDefault="17C9C01B" w14:paraId="1BEA002B" w14:textId="3CD30F6C">
      <w:pPr>
        <w:pStyle w:val="Corpodetexto"/>
        <w:rPr>
          <w:sz w:val="22"/>
          <w:szCs w:val="22"/>
        </w:rPr>
      </w:pPr>
    </w:p>
    <w:p w:rsidR="17C9C01B" w:rsidP="17C9C01B" w:rsidRDefault="17C9C01B" w14:paraId="1616AE2A" w14:textId="4D4F2F4A">
      <w:pPr>
        <w:pStyle w:val="Corpodetexto"/>
        <w:rPr>
          <w:sz w:val="22"/>
          <w:szCs w:val="22"/>
        </w:rPr>
      </w:pPr>
    </w:p>
    <w:p w:rsidR="17C9C01B" w:rsidP="17C9C01B" w:rsidRDefault="17C9C01B" w14:paraId="6D3C0285" w14:textId="617C27D1">
      <w:pPr>
        <w:pStyle w:val="Corpodetexto"/>
        <w:rPr>
          <w:sz w:val="22"/>
          <w:szCs w:val="22"/>
        </w:rPr>
      </w:pPr>
    </w:p>
    <w:p w:rsidR="17C9C01B" w:rsidP="17C9C01B" w:rsidRDefault="17C9C01B" w14:paraId="352F683B" w14:textId="3C73D05A">
      <w:pPr>
        <w:pStyle w:val="Corpodetexto"/>
        <w:rPr>
          <w:sz w:val="22"/>
          <w:szCs w:val="22"/>
        </w:rPr>
      </w:pPr>
    </w:p>
    <w:p w:rsidR="17C9C01B" w:rsidP="17C9C01B" w:rsidRDefault="17C9C01B" w14:paraId="6E72A51B" w14:textId="2B719E9F">
      <w:pPr>
        <w:pStyle w:val="Corpodetexto"/>
        <w:rPr>
          <w:sz w:val="22"/>
          <w:szCs w:val="22"/>
        </w:rPr>
      </w:pPr>
    </w:p>
    <w:p w:rsidR="17C9C01B" w:rsidP="17C9C01B" w:rsidRDefault="17C9C01B" w14:paraId="185F8500" w14:textId="3641131A">
      <w:pPr>
        <w:pStyle w:val="Corpodetexto"/>
        <w:rPr>
          <w:sz w:val="22"/>
          <w:szCs w:val="22"/>
        </w:rPr>
      </w:pPr>
    </w:p>
    <w:p w:rsidR="17C9C01B" w:rsidP="17C9C01B" w:rsidRDefault="17C9C01B" w14:paraId="63279FB3" w14:textId="4B91FDBE">
      <w:pPr>
        <w:pStyle w:val="Corpodetexto"/>
        <w:rPr>
          <w:sz w:val="22"/>
          <w:szCs w:val="22"/>
        </w:rPr>
      </w:pPr>
    </w:p>
    <w:p w:rsidR="17C9C01B" w:rsidP="17C9C01B" w:rsidRDefault="17C9C01B" w14:paraId="6D5299B2" w14:textId="0F4A1C38">
      <w:pPr>
        <w:pStyle w:val="Corpodetexto"/>
        <w:rPr>
          <w:sz w:val="22"/>
          <w:szCs w:val="22"/>
        </w:rPr>
      </w:pPr>
    </w:p>
    <w:p w:rsidR="17C9C01B" w:rsidP="17C9C01B" w:rsidRDefault="17C9C01B" w14:paraId="7BF0F012" w14:textId="5D7F0A40">
      <w:pPr>
        <w:pStyle w:val="Corpodetexto"/>
        <w:rPr>
          <w:sz w:val="22"/>
          <w:szCs w:val="22"/>
        </w:rPr>
      </w:pPr>
    </w:p>
    <w:p w:rsidR="17C9C01B" w:rsidP="17C9C01B" w:rsidRDefault="17C9C01B" w14:paraId="1D5D2AEA" w14:textId="280CBF01">
      <w:pPr>
        <w:pStyle w:val="Corpodetexto"/>
        <w:rPr>
          <w:sz w:val="22"/>
          <w:szCs w:val="22"/>
        </w:rPr>
      </w:pPr>
    </w:p>
    <w:p w:rsidR="17C9C01B" w:rsidP="17C9C01B" w:rsidRDefault="17C9C01B" w14:paraId="0B433488" w14:textId="7B47612B">
      <w:pPr>
        <w:pStyle w:val="Corpodetexto"/>
        <w:rPr>
          <w:sz w:val="22"/>
          <w:szCs w:val="22"/>
        </w:rPr>
      </w:pPr>
    </w:p>
    <w:p w:rsidR="17C9C01B" w:rsidP="17C9C01B" w:rsidRDefault="17C9C01B" w14:paraId="742B8244" w14:textId="5F939D97">
      <w:pPr>
        <w:pStyle w:val="Corpodetexto"/>
        <w:rPr>
          <w:sz w:val="22"/>
          <w:szCs w:val="22"/>
        </w:rPr>
      </w:pPr>
    </w:p>
    <w:p w:rsidR="00A90F7B" w:rsidRDefault="00A90F7B" w14:paraId="2E2A5D9C" w14:textId="77777777">
      <w:pPr>
        <w:pStyle w:val="Corpodetexto"/>
        <w:rPr>
          <w:sz w:val="22"/>
        </w:rPr>
      </w:pPr>
    </w:p>
    <w:p w:rsidR="00A90F7B" w:rsidRDefault="00A90F7B" w14:paraId="2A5601B7" w14:textId="77777777">
      <w:pPr>
        <w:pStyle w:val="Corpodetexto"/>
        <w:rPr>
          <w:sz w:val="22"/>
        </w:rPr>
      </w:pPr>
    </w:p>
    <w:p w:rsidR="00A90F7B" w:rsidRDefault="00A90F7B" w14:paraId="408C8D5E" w14:textId="77777777">
      <w:pPr>
        <w:pStyle w:val="Corpodetexto"/>
        <w:rPr>
          <w:sz w:val="22"/>
        </w:rPr>
      </w:pPr>
    </w:p>
    <w:p w:rsidR="02406735" w:rsidP="17C9C01B" w:rsidRDefault="02406735" w14:paraId="436ABC25" w14:textId="3FD7844B">
      <w:pPr>
        <w:pStyle w:val="Ttulo1"/>
        <w:numPr>
          <w:ilvl w:val="0"/>
          <w:numId w:val="1"/>
        </w:numPr>
        <w:tabs>
          <w:tab w:val="left" w:pos="545"/>
        </w:tabs>
        <w:spacing w:before="193" w:line="259" w:lineRule="auto"/>
      </w:pPr>
      <w:r>
        <w:t>MÉTODO</w:t>
      </w:r>
    </w:p>
    <w:p w:rsidR="02406735" w:rsidP="17C9C01B" w:rsidRDefault="02406735" w14:paraId="1BB1CD4A" w14:textId="3EFACB78">
      <w:pPr>
        <w:pStyle w:val="Corpodetexto"/>
        <w:spacing w:line="360" w:lineRule="auto"/>
        <w:ind w:left="276" w:right="120" w:firstLine="707"/>
        <w:jc w:val="both"/>
        <w:rPr>
          <w:i/>
          <w:iCs/>
        </w:rPr>
      </w:pPr>
      <w:r>
        <w:t xml:space="preserve">Construção simulada de ambiente de rede de computadores, no aplicativo </w:t>
      </w:r>
      <w:r w:rsidRPr="17C9C01B">
        <w:rPr>
          <w:i/>
          <w:iCs/>
        </w:rPr>
        <w:t>Cisco Packet Tracer.</w:t>
      </w:r>
    </w:p>
    <w:p w:rsidR="17C9C01B" w:rsidP="17C9C01B" w:rsidRDefault="17C9C01B" w14:paraId="17E583AD" w14:textId="1EEECFD6">
      <w:pPr>
        <w:pStyle w:val="Ttulo1"/>
        <w:tabs>
          <w:tab w:val="left" w:pos="545"/>
        </w:tabs>
        <w:spacing w:before="193" w:line="259" w:lineRule="auto"/>
        <w:ind w:left="0"/>
      </w:pPr>
    </w:p>
    <w:p w:rsidR="02406735" w:rsidP="17C9C01B" w:rsidRDefault="02406735" w14:paraId="1D43F00E" w14:textId="6704C5D4">
      <w:pPr>
        <w:pStyle w:val="Ttulo1"/>
        <w:numPr>
          <w:ilvl w:val="0"/>
          <w:numId w:val="1"/>
        </w:numPr>
        <w:tabs>
          <w:tab w:val="left" w:pos="545"/>
        </w:tabs>
        <w:spacing w:before="193"/>
      </w:pPr>
      <w:r>
        <w:t>DESENVOLVIMENTO</w:t>
      </w:r>
    </w:p>
    <w:p w:rsidR="00A90F7B" w:rsidRDefault="00A90F7B" w14:paraId="166B204C" w14:textId="77777777">
      <w:pPr>
        <w:pStyle w:val="Corpodetexto"/>
        <w:spacing w:before="8"/>
        <w:rPr>
          <w:rFonts w:ascii="Arial"/>
          <w:b/>
          <w:sz w:val="32"/>
        </w:rPr>
      </w:pPr>
    </w:p>
    <w:p w:rsidR="00652A74" w:rsidP="00652A74" w:rsidRDefault="00652A74" w14:paraId="5EACE4C8" w14:textId="17628687">
      <w:pPr>
        <w:pStyle w:val="Corpodetexto"/>
        <w:spacing w:line="360" w:lineRule="auto"/>
        <w:ind w:left="276" w:right="120" w:firstLine="707"/>
        <w:jc w:val="both"/>
      </w:pPr>
      <w:r w:rsidR="00652A74">
        <w:rPr>
          <w:spacing w:val="-1"/>
        </w:rPr>
        <w:t>O</w:t>
      </w:r>
      <w:r w:rsidR="00652A74">
        <w:rPr>
          <w:spacing w:val="-14"/>
        </w:rPr>
        <w:t xml:space="preserve"> </w:t>
      </w:r>
      <w:r w:rsidR="00652A74">
        <w:rPr>
          <w:spacing w:val="-1"/>
        </w:rPr>
        <w:t>Projeto</w:t>
      </w:r>
      <w:r w:rsidR="00652A74">
        <w:rPr>
          <w:spacing w:val="-16"/>
        </w:rPr>
        <w:t xml:space="preserve"> </w:t>
      </w:r>
      <w:r w:rsidR="00652A74">
        <w:rPr>
          <w:spacing w:val="-1"/>
        </w:rPr>
        <w:t>de</w:t>
      </w:r>
      <w:r w:rsidR="00652A74">
        <w:rPr>
          <w:spacing w:val="-13"/>
        </w:rPr>
        <w:t xml:space="preserve"> </w:t>
      </w:r>
      <w:r w:rsidR="00652A74">
        <w:rPr>
          <w:spacing w:val="-1"/>
        </w:rPr>
        <w:t>iniciação</w:t>
      </w:r>
      <w:r w:rsidR="00652A74">
        <w:rPr>
          <w:spacing w:val="-16"/>
        </w:rPr>
        <w:t xml:space="preserve"> </w:t>
      </w:r>
      <w:r w:rsidR="00652A74">
        <w:rPr/>
        <w:t>científica</w:t>
      </w:r>
      <w:r w:rsidR="00652A74">
        <w:rPr>
          <w:spacing w:val="-16"/>
        </w:rPr>
        <w:t xml:space="preserve"> </w:t>
      </w:r>
      <w:r w:rsidR="00652A74">
        <w:rPr/>
        <w:t>foi</w:t>
      </w:r>
      <w:r w:rsidR="00652A74">
        <w:rPr>
          <w:spacing w:val="-14"/>
        </w:rPr>
        <w:t xml:space="preserve"> </w:t>
      </w:r>
      <w:r w:rsidR="00652A74">
        <w:rPr/>
        <w:t>planejado</w:t>
      </w:r>
      <w:r w:rsidR="00652A74">
        <w:rPr>
          <w:spacing w:val="-16"/>
        </w:rPr>
        <w:t xml:space="preserve"> </w:t>
      </w:r>
      <w:r w:rsidR="00652A74">
        <w:rPr/>
        <w:t>com</w:t>
      </w:r>
      <w:r w:rsidR="00652A74">
        <w:rPr>
          <w:spacing w:val="-14"/>
        </w:rPr>
        <w:t xml:space="preserve"> </w:t>
      </w:r>
      <w:r w:rsidR="00652A74">
        <w:rPr/>
        <w:t>o</w:t>
      </w:r>
      <w:r w:rsidR="00652A74">
        <w:rPr>
          <w:spacing w:val="-14"/>
        </w:rPr>
        <w:t xml:space="preserve"> </w:t>
      </w:r>
      <w:r w:rsidR="00652A74">
        <w:rPr/>
        <w:t>objetivo</w:t>
      </w:r>
      <w:r w:rsidR="00652A74">
        <w:rPr>
          <w:spacing w:val="-14"/>
        </w:rPr>
        <w:t xml:space="preserve"> </w:t>
      </w:r>
      <w:r w:rsidR="00652A74">
        <w:rPr/>
        <w:t>de</w:t>
      </w:r>
      <w:r w:rsidR="00652A74">
        <w:rPr>
          <w:spacing w:val="-13"/>
        </w:rPr>
        <w:t xml:space="preserve"> </w:t>
      </w:r>
      <w:r w:rsidR="00652A74">
        <w:rPr/>
        <w:t>compreender</w:t>
      </w:r>
      <w:r w:rsidR="00652A74">
        <w:rPr>
          <w:spacing w:val="-64"/>
        </w:rPr>
        <w:t xml:space="preserve"> </w:t>
      </w:r>
      <w:r w:rsidR="00652A74">
        <w:rPr/>
        <w:t>a</w:t>
      </w:r>
      <w:r w:rsidR="00652A74">
        <w:rPr>
          <w:spacing w:val="-9"/>
        </w:rPr>
        <w:t xml:space="preserve"> </w:t>
      </w:r>
      <w:r w:rsidR="00652A74">
        <w:rPr/>
        <w:t>realidade</w:t>
      </w:r>
      <w:r w:rsidR="00652A74">
        <w:rPr>
          <w:spacing w:val="-9"/>
        </w:rPr>
        <w:t xml:space="preserve"> </w:t>
      </w:r>
      <w:r w:rsidR="00652A74">
        <w:rPr/>
        <w:t>dos</w:t>
      </w:r>
      <w:r w:rsidR="00652A74">
        <w:rPr>
          <w:spacing w:val="-12"/>
        </w:rPr>
        <w:t xml:space="preserve"> </w:t>
      </w:r>
      <w:r w:rsidR="00652A74">
        <w:rPr/>
        <w:t>professores</w:t>
      </w:r>
      <w:r w:rsidR="00652A74">
        <w:rPr>
          <w:spacing w:val="-9"/>
        </w:rPr>
        <w:t xml:space="preserve"> </w:t>
      </w:r>
      <w:r w:rsidR="00652A74">
        <w:rPr/>
        <w:t>de</w:t>
      </w:r>
      <w:r w:rsidR="00652A74">
        <w:rPr>
          <w:spacing w:val="-11"/>
        </w:rPr>
        <w:t xml:space="preserve"> </w:t>
      </w:r>
      <w:r w:rsidR="00652A74">
        <w:rPr/>
        <w:t>escolas</w:t>
      </w:r>
      <w:r w:rsidR="00652A74">
        <w:rPr>
          <w:spacing w:val="-9"/>
        </w:rPr>
        <w:t xml:space="preserve"> </w:t>
      </w:r>
      <w:r w:rsidR="00652A74">
        <w:rPr/>
        <w:t>públicas</w:t>
      </w:r>
      <w:r w:rsidR="00652A74">
        <w:rPr>
          <w:spacing w:val="-9"/>
        </w:rPr>
        <w:t xml:space="preserve"> </w:t>
      </w:r>
      <w:r w:rsidR="00652A74">
        <w:rPr/>
        <w:t>de</w:t>
      </w:r>
      <w:r w:rsidR="00652A74">
        <w:rPr>
          <w:spacing w:val="-11"/>
        </w:rPr>
        <w:t xml:space="preserve"> </w:t>
      </w:r>
      <w:r w:rsidR="00652A74">
        <w:rPr/>
        <w:t>Ensino</w:t>
      </w:r>
      <w:r w:rsidR="00652A74">
        <w:rPr>
          <w:spacing w:val="-8"/>
        </w:rPr>
        <w:t xml:space="preserve"> </w:t>
      </w:r>
      <w:r w:rsidR="00652A74">
        <w:rPr/>
        <w:t>Médio</w:t>
      </w:r>
      <w:r w:rsidR="00652A74">
        <w:rPr>
          <w:spacing w:val="-8"/>
        </w:rPr>
        <w:t xml:space="preserve"> </w:t>
      </w:r>
      <w:r w:rsidR="00652A74">
        <w:rPr/>
        <w:t>de</w:t>
      </w:r>
      <w:r w:rsidR="00652A74">
        <w:rPr>
          <w:spacing w:val="-8"/>
        </w:rPr>
        <w:t xml:space="preserve"> </w:t>
      </w:r>
      <w:r w:rsidR="00652A74">
        <w:rPr/>
        <w:t>Valpar</w:t>
      </w:r>
      <w:r w:rsidR="42BCABFC">
        <w:rPr/>
        <w:t xml:space="preserve"> </w:t>
      </w:r>
      <w:r w:rsidRPr="7C44DF90" w:rsidR="42BCABFC">
        <w:rPr>
          <w:b w:val="1"/>
          <w:bCs w:val="1"/>
        </w:rPr>
        <w:t>(</w:t>
      </w:r>
      <w:r w:rsidRPr="7C44DF90" w:rsidR="42BCABFC">
        <w:rPr>
          <w:b w:val="1"/>
          <w:bCs w:val="1"/>
        </w:rPr>
        <w:t>Stopa</w:t>
      </w:r>
      <w:r w:rsidRPr="7C44DF90" w:rsidR="42BCABFC">
        <w:rPr>
          <w:b w:val="1"/>
          <w:bCs w:val="1"/>
        </w:rPr>
        <w:t>, 2019)</w:t>
      </w:r>
    </w:p>
    <w:p w:rsidR="239A511C" w:rsidP="239A511C" w:rsidRDefault="239A511C" w14:paraId="17520A21" w14:textId="608965C6">
      <w:pPr>
        <w:pStyle w:val="Corpodetexto"/>
        <w:spacing w:line="360" w:lineRule="auto"/>
        <w:ind w:left="276" w:right="120" w:firstLine="707"/>
        <w:jc w:val="both"/>
      </w:pPr>
    </w:p>
    <w:p w:rsidR="110D6C0A" w:rsidP="239A511C" w:rsidRDefault="110D6C0A" w14:paraId="4390B63F" w14:textId="3918757E">
      <w:pPr>
        <w:pStyle w:val="Corpodetexto"/>
        <w:spacing w:line="360" w:lineRule="auto"/>
        <w:ind w:left="276" w:right="120" w:firstLine="707"/>
        <w:jc w:val="both"/>
      </w:pPr>
      <w:r>
        <w:t>Devido as propriedades dinâmicas de se usar um quadro Scrum, como a possibilidade de enquadrar vários membros da equipe separados geograficamente, onde na reunião diária as histórias d</w:t>
      </w:r>
      <w:r w:rsidR="705FDEA2">
        <w:t>e usuário podem ser repassadas com a equipe (</w:t>
      </w:r>
      <w:r w:rsidRPr="239A511C" w:rsidR="705FDEA2">
        <w:rPr>
          <w:rFonts w:asciiTheme="minorHAnsi" w:hAnsiTheme="minorHAnsi" w:eastAsiaTheme="minorEastAsia" w:cstheme="minorBidi"/>
          <w:b/>
          <w:bCs/>
        </w:rPr>
        <w:t>Kanban Tool</w:t>
      </w:r>
      <w:r w:rsidRPr="239A511C" w:rsidR="705FDEA2">
        <w:rPr>
          <w:rFonts w:asciiTheme="minorHAnsi" w:hAnsiTheme="minorHAnsi" w:eastAsiaTheme="minorEastAsia" w:cstheme="minorBidi"/>
        </w:rPr>
        <w:t xml:space="preserve">, </w:t>
      </w:r>
      <w:r w:rsidRPr="239A511C" w:rsidR="705FDEA2">
        <w:rPr>
          <w:rFonts w:asciiTheme="minorHAnsi" w:hAnsiTheme="minorHAnsi" w:eastAsiaTheme="minorEastAsia" w:cstheme="minorBidi"/>
          <w:b/>
          <w:bCs/>
        </w:rPr>
        <w:t>2024</w:t>
      </w:r>
      <w:r w:rsidRPr="239A511C" w:rsidR="705FDEA2">
        <w:rPr>
          <w:rFonts w:asciiTheme="minorHAnsi" w:hAnsiTheme="minorHAnsi" w:eastAsiaTheme="minorEastAsia" w:cstheme="minorBidi"/>
        </w:rPr>
        <w:t>).</w:t>
      </w:r>
    </w:p>
    <w:p w:rsidR="239A511C" w:rsidP="239A511C" w:rsidRDefault="239A511C" w14:paraId="1237C71B" w14:textId="733274CC">
      <w:pPr>
        <w:pStyle w:val="Corpodetexto"/>
        <w:spacing w:line="360" w:lineRule="auto"/>
        <w:ind w:left="276" w:right="120" w:firstLine="707"/>
        <w:jc w:val="both"/>
      </w:pPr>
    </w:p>
    <w:p w:rsidR="239A511C" w:rsidP="239A511C" w:rsidRDefault="239A511C" w14:paraId="348D83DD" w14:textId="4D563CEF">
      <w:pPr>
        <w:pStyle w:val="Corpodetexto"/>
        <w:spacing w:line="360" w:lineRule="auto"/>
        <w:ind w:left="276" w:right="120" w:firstLine="707"/>
        <w:jc w:val="both"/>
      </w:pPr>
    </w:p>
    <w:p w:rsidR="00652A74" w:rsidP="17C9C01B" w:rsidRDefault="6A7A8161" w14:paraId="1734A7E9" w14:textId="0540B46B">
      <w:pPr>
        <w:pStyle w:val="Corpodetexto"/>
        <w:spacing w:line="360" w:lineRule="auto"/>
        <w:ind w:left="276" w:right="120" w:firstLine="707"/>
        <w:jc w:val="both"/>
        <w:rPr>
          <w:b/>
          <w:bCs/>
        </w:rPr>
      </w:pPr>
      <w:r w:rsidRPr="17C9C01B">
        <w:rPr>
          <w:b/>
          <w:bCs/>
          <w:spacing w:val="1"/>
        </w:rPr>
        <w:t>Imagem 1 - Criação de VLAN’s</w:t>
      </w:r>
    </w:p>
    <w:p w:rsidR="00652A74" w:rsidP="00652A74" w:rsidRDefault="00652A74" w14:paraId="1C8E91A4" w14:textId="43EF1FAE">
      <w:pPr>
        <w:pStyle w:val="Corpodetexto"/>
        <w:spacing w:line="360" w:lineRule="auto"/>
        <w:ind w:left="276" w:right="120" w:firstLine="707"/>
        <w:jc w:val="both"/>
      </w:pPr>
      <w:r>
        <w:rPr>
          <w:spacing w:val="1"/>
        </w:rPr>
        <w:t xml:space="preserve"> </w:t>
      </w:r>
      <w:r w:rsidR="3964A85E">
        <w:rPr>
          <w:noProof/>
        </w:rPr>
        <w:drawing>
          <wp:inline distT="0" distB="0" distL="0" distR="0" wp14:anchorId="1303E3D8" wp14:editId="29953AA2">
            <wp:extent cx="3879891" cy="1952625"/>
            <wp:effectExtent l="0" t="0" r="0" b="0"/>
            <wp:docPr id="185101706" name="Picture 18510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91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52A74" w:rsidR="00A90F7B" w:rsidP="17C9C01B" w:rsidRDefault="625EE946" w14:paraId="372F536E" w14:textId="0CE93D6E">
      <w:pPr>
        <w:pStyle w:val="Corpodetexto"/>
        <w:spacing w:line="360" w:lineRule="auto"/>
        <w:ind w:left="276" w:right="120" w:firstLine="707"/>
        <w:jc w:val="both"/>
      </w:pPr>
      <w:r>
        <w:t>Fonte: Elaborado pelo autor.</w:t>
      </w:r>
    </w:p>
    <w:p w:rsidRPr="00652A74" w:rsidR="00A90F7B" w:rsidP="17C9C01B" w:rsidRDefault="625EE946" w14:paraId="200E583F" w14:textId="73EB7B91">
      <w:pPr>
        <w:pStyle w:val="Corpodetexto"/>
        <w:spacing w:line="360" w:lineRule="auto"/>
        <w:ind w:left="276" w:right="120" w:firstLine="707"/>
        <w:jc w:val="both"/>
      </w:pPr>
      <w:r>
        <w:t>Conforme observado na Imagem 1, está sendo m</w:t>
      </w:r>
      <w:r w:rsidR="23ABCAFB">
        <w:t>ostrado o processo de criação de uma VLAN interagindo com a parte sistêmica do roteador dividindo a rede em Rede 10 com 12 espaços lógicos</w:t>
      </w:r>
      <w:r w:rsidR="0B9E07D1">
        <w:t>,</w:t>
      </w:r>
      <w:r w:rsidR="23ABCAFB">
        <w:t xml:space="preserve"> </w:t>
      </w:r>
      <w:r w:rsidR="5C6E4BEA">
        <w:t>e a rede 20 com 12 espaços lógicos.</w:t>
      </w:r>
    </w:p>
    <w:p w:rsidR="239A511C" w:rsidP="239A511C" w:rsidRDefault="239A511C" w14:paraId="5E3D16FF" w14:textId="28992C59">
      <w:pPr>
        <w:pStyle w:val="Corpodetexto"/>
        <w:spacing w:line="360" w:lineRule="auto"/>
        <w:ind w:left="276" w:right="120" w:firstLine="707"/>
        <w:jc w:val="both"/>
        <w:rPr>
          <w:b/>
          <w:bCs/>
        </w:rPr>
      </w:pPr>
    </w:p>
    <w:p w:rsidRPr="00652A74" w:rsidR="00A90F7B" w:rsidP="239A511C" w:rsidRDefault="1530CCDA" w14:paraId="51FBA83F" w14:textId="41B18523">
      <w:pPr>
        <w:pStyle w:val="Corpodetexto"/>
        <w:spacing w:line="360" w:lineRule="auto"/>
        <w:ind w:left="276" w:right="120" w:firstLine="707"/>
        <w:jc w:val="both"/>
        <w:rPr>
          <w:b/>
          <w:bCs/>
        </w:rPr>
      </w:pPr>
      <w:r w:rsidRPr="239A511C">
        <w:rPr>
          <w:b/>
          <w:bCs/>
        </w:rPr>
        <w:t>Imagem 2 - Atribuição de IP Estático</w:t>
      </w:r>
    </w:p>
    <w:p w:rsidRPr="00652A74" w:rsidR="00A90F7B" w:rsidP="17C9C01B" w:rsidRDefault="17C9C01B" w14:paraId="45520AF9" w14:textId="1A873821">
      <w:pPr>
        <w:pStyle w:val="Corpodetexto"/>
        <w:spacing w:line="360" w:lineRule="auto"/>
        <w:ind w:left="276" w:right="120" w:firstLine="707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852963" wp14:editId="5967148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257764" cy="2219325"/>
            <wp:effectExtent l="0" t="0" r="0" b="0"/>
            <wp:wrapSquare wrapText="bothSides"/>
            <wp:docPr id="1940898504" name="Picture 1940898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76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52A74" w:rsidR="00A90F7B" w:rsidP="17C9C01B" w:rsidRDefault="1533A56C" w14:paraId="65D92932" w14:textId="22A9761F">
      <w:pPr>
        <w:jc w:val="both"/>
        <w:rPr>
          <w:sz w:val="20"/>
          <w:szCs w:val="20"/>
        </w:rPr>
      </w:pPr>
      <w:r w:rsidRPr="239A511C">
        <w:rPr>
          <w:sz w:val="20"/>
          <w:szCs w:val="20"/>
        </w:rPr>
        <w:t>Fonte: elaborado pelo autor.</w:t>
      </w:r>
    </w:p>
    <w:p w:rsidR="239A511C" w:rsidP="239A511C" w:rsidRDefault="239A511C" w14:paraId="53C859AF" w14:textId="74D6F347">
      <w:pPr>
        <w:jc w:val="both"/>
        <w:rPr>
          <w:sz w:val="20"/>
          <w:szCs w:val="20"/>
        </w:rPr>
      </w:pPr>
    </w:p>
    <w:p w:rsidR="239A511C" w:rsidP="239A511C" w:rsidRDefault="239A511C" w14:paraId="46BB52DF" w14:textId="3E24275E">
      <w:pPr>
        <w:jc w:val="both"/>
        <w:rPr>
          <w:sz w:val="20"/>
          <w:szCs w:val="20"/>
        </w:rPr>
      </w:pPr>
    </w:p>
    <w:p w:rsidR="4C5E84C0" w:rsidP="239A511C" w:rsidRDefault="4C5E84C0" w14:paraId="03B3DA44" w14:textId="5D6D27A1">
      <w:pPr>
        <w:jc w:val="both"/>
        <w:rPr>
          <w:sz w:val="20"/>
          <w:szCs w:val="20"/>
        </w:rPr>
      </w:pPr>
      <w:r w:rsidRPr="239A511C">
        <w:rPr>
          <w:sz w:val="20"/>
          <w:szCs w:val="20"/>
        </w:rPr>
        <w:t>Imagem 3 - Endereçamento de rede.</w:t>
      </w:r>
    </w:p>
    <w:p w:rsidR="4C5E84C0" w:rsidP="239A511C" w:rsidRDefault="4C5E84C0" w14:paraId="5711E8AD" w14:textId="7727B78B">
      <w:pPr>
        <w:jc w:val="both"/>
      </w:pPr>
      <w:r>
        <w:rPr>
          <w:noProof/>
        </w:rPr>
        <w:drawing>
          <wp:inline distT="0" distB="0" distL="0" distR="0" wp14:anchorId="7BE26B55" wp14:editId="647F6655">
            <wp:extent cx="5829300" cy="466725"/>
            <wp:effectExtent l="0" t="0" r="0" b="0"/>
            <wp:docPr id="1003077204" name="Picture 1003077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74" w:rsidRDefault="00652A74" w14:paraId="276C172D" w14:textId="77777777">
      <w:pPr>
        <w:jc w:val="both"/>
        <w:rPr>
          <w:sz w:val="20"/>
        </w:rPr>
      </w:pPr>
    </w:p>
    <w:p w:rsidR="00652A74" w:rsidRDefault="00652A74" w14:paraId="45D6CA52" w14:textId="77777777">
      <w:pPr>
        <w:jc w:val="both"/>
        <w:rPr>
          <w:sz w:val="20"/>
        </w:rPr>
      </w:pPr>
    </w:p>
    <w:p w:rsidR="00652A74" w:rsidP="00652A74" w:rsidRDefault="00652A74" w14:paraId="55E6ADB8" w14:textId="143064A5">
      <w:pPr>
        <w:pStyle w:val="Ttulo1"/>
        <w:numPr>
          <w:ilvl w:val="0"/>
          <w:numId w:val="1"/>
        </w:numPr>
        <w:tabs>
          <w:tab w:val="left" w:pos="545"/>
        </w:tabs>
        <w:spacing w:before="193"/>
      </w:pPr>
      <w:r>
        <w:t>CONCLUSÃO</w:t>
      </w:r>
    </w:p>
    <w:p w:rsidR="00652A74" w:rsidP="00652A74" w:rsidRDefault="00652A74" w14:paraId="0DA35EF0" w14:textId="77777777">
      <w:pPr>
        <w:pStyle w:val="Corpodetexto"/>
        <w:spacing w:before="8"/>
        <w:rPr>
          <w:rFonts w:ascii="Arial"/>
          <w:b/>
          <w:sz w:val="32"/>
        </w:rPr>
      </w:pPr>
    </w:p>
    <w:p w:rsidR="00652A74" w:rsidP="00652A74" w:rsidRDefault="00652A74" w14:paraId="4F7DD0AA" w14:textId="3E139E1D">
      <w:pPr>
        <w:pStyle w:val="Corpodetexto"/>
        <w:spacing w:line="360" w:lineRule="auto"/>
        <w:ind w:left="276" w:right="120" w:firstLine="707"/>
        <w:jc w:val="both"/>
        <w:rPr>
          <w:sz w:val="20"/>
        </w:rPr>
      </w:pPr>
      <w:r>
        <w:rPr>
          <w:spacing w:val="-1"/>
        </w:rPr>
        <w:t>O</w:t>
      </w:r>
      <w:r>
        <w:rPr>
          <w:spacing w:val="-14"/>
        </w:rPr>
        <w:t xml:space="preserve"> </w:t>
      </w:r>
      <w:r>
        <w:rPr>
          <w:spacing w:val="-1"/>
        </w:rPr>
        <w:t>Projeto</w:t>
      </w:r>
      <w:r>
        <w:rPr>
          <w:spacing w:val="-16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iniciação</w:t>
      </w:r>
      <w:r>
        <w:rPr>
          <w:spacing w:val="-16"/>
        </w:rPr>
        <w:t xml:space="preserve"> </w:t>
      </w:r>
      <w:r>
        <w:t>científica</w:t>
      </w:r>
      <w:r>
        <w:rPr>
          <w:spacing w:val="-16"/>
        </w:rPr>
        <w:t xml:space="preserve"> </w:t>
      </w:r>
      <w:r>
        <w:t>foi</w:t>
      </w:r>
      <w:r>
        <w:rPr>
          <w:spacing w:val="-14"/>
        </w:rPr>
        <w:t xml:space="preserve"> </w:t>
      </w:r>
      <w:r>
        <w:t>planejado</w:t>
      </w:r>
      <w:r>
        <w:rPr>
          <w:spacing w:val="-16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objetivo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compreender</w:t>
      </w:r>
      <w:r>
        <w:rPr>
          <w:spacing w:val="-6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realidade</w:t>
      </w:r>
      <w:r>
        <w:rPr>
          <w:spacing w:val="-9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professores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escolas</w:t>
      </w:r>
      <w:r>
        <w:rPr>
          <w:spacing w:val="-9"/>
        </w:rPr>
        <w:t xml:space="preserve"> </w:t>
      </w:r>
      <w:r>
        <w:t>públicas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Ensino</w:t>
      </w:r>
      <w:r>
        <w:rPr>
          <w:spacing w:val="-8"/>
        </w:rPr>
        <w:t xml:space="preserve"> </w:t>
      </w:r>
      <w:r>
        <w:t>Médio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Valparaíso</w:t>
      </w:r>
      <w:r>
        <w:rPr>
          <w:spacing w:val="-10"/>
        </w:rPr>
        <w:t xml:space="preserve"> </w:t>
      </w:r>
      <w:r>
        <w:t>de</w:t>
      </w:r>
      <w:r>
        <w:rPr>
          <w:spacing w:val="-65"/>
        </w:rPr>
        <w:t xml:space="preserve"> </w:t>
      </w:r>
    </w:p>
    <w:p w:rsidR="00652A74" w:rsidRDefault="00652A74" w14:paraId="68A0DD0B" w14:textId="77777777">
      <w:pPr>
        <w:jc w:val="both"/>
        <w:rPr>
          <w:sz w:val="20"/>
        </w:rPr>
        <w:sectPr w:rsidR="00652A74" w:rsidSect="004E1193">
          <w:footerReference w:type="even" r:id="rId14"/>
          <w:footerReference w:type="default" r:id="rId15"/>
          <w:footerReference w:type="first" r:id="rId16"/>
          <w:pgSz w:w="11910" w:h="16840" w:orient="portrait"/>
          <w:pgMar w:top="1460" w:right="1360" w:bottom="1260" w:left="1380" w:header="0" w:footer="1061" w:gutter="0"/>
          <w:cols w:space="720"/>
        </w:sectPr>
      </w:pPr>
    </w:p>
    <w:p w:rsidR="00A90F7B" w:rsidRDefault="00BA2E88" w14:paraId="7E4CD8DE" w14:textId="77777777">
      <w:pPr>
        <w:pStyle w:val="Ttulo1"/>
        <w:spacing w:before="109"/>
        <w:ind w:left="276" w:firstLine="0"/>
      </w:pPr>
      <w:r>
        <w:t>REFERÊNCIAS</w:t>
      </w:r>
    </w:p>
    <w:p w:rsidR="00A90F7B" w:rsidRDefault="00A90F7B" w14:paraId="6528AFBD" w14:textId="77777777">
      <w:pPr>
        <w:pStyle w:val="Corpodetexto"/>
        <w:spacing w:before="3"/>
        <w:rPr>
          <w:rFonts w:ascii="Arial"/>
          <w:b/>
          <w:sz w:val="22"/>
        </w:rPr>
      </w:pPr>
    </w:p>
    <w:p w:rsidR="1B976F1C" w:rsidP="078E8663" w:rsidRDefault="1B976F1C" w14:paraId="1ACC42B7" w14:textId="0B669127">
      <w:pPr>
        <w:pStyle w:val="Corpodetexto"/>
        <w:spacing w:line="259" w:lineRule="auto"/>
      </w:pPr>
      <w:r w:rsidRPr="078E8663">
        <w:rPr>
          <w:rFonts w:asciiTheme="minorHAnsi" w:hAnsiTheme="minorHAnsi" w:eastAsiaTheme="minorEastAsia" w:cstheme="minorBidi"/>
          <w:b/>
          <w:bCs/>
        </w:rPr>
        <w:t>Python, https://www.python.org/psf-landing/</w:t>
      </w:r>
    </w:p>
    <w:p w:rsidR="00A90F7B" w:rsidRDefault="00A90F7B" w14:paraId="30F1D62D" w14:textId="77777777">
      <w:pPr>
        <w:pStyle w:val="Corpodetexto"/>
        <w:spacing w:before="1"/>
      </w:pPr>
    </w:p>
    <w:p w:rsidR="05BF7DC0" w:rsidP="7C44DF90" w:rsidRDefault="05BF7DC0" w14:paraId="68D070AB" w14:textId="63EFB124">
      <w:pPr>
        <w:spacing w:before="1"/>
        <w:rPr>
          <w:noProof w:val="0"/>
          <w:lang w:val="pt-PT"/>
        </w:rPr>
      </w:pPr>
      <w:r w:rsidRPr="7C44DF90" w:rsidR="05BF7D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pt-PT"/>
        </w:rPr>
        <w:t xml:space="preserve">STOPA, Gabriel Rocha; RACHID, Christien Lana. Scrum: Metodologia ágil como ferramenta de gerenciamento de projetos. </w:t>
      </w:r>
      <w:r w:rsidRPr="7C44DF90" w:rsidR="05BF7D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pt-PT"/>
        </w:rPr>
        <w:t>CES Revista</w:t>
      </w:r>
      <w:r w:rsidRPr="7C44DF90" w:rsidR="05BF7D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pt-PT"/>
        </w:rPr>
        <w:t>, v. 33, n. 1, p. 302-323, 2019.</w:t>
      </w:r>
    </w:p>
    <w:p w:rsidR="00BF5A85" w:rsidRDefault="00BF5A85" w14:paraId="44F831C3" w14:textId="0B7CE890">
      <w:pPr>
        <w:pStyle w:val="Corpodetexto"/>
        <w:spacing w:before="1"/>
        <w:ind w:left="276" w:right="356"/>
        <w:rPr>
          <w:ins w:author="Gutemberg Carvalho" w:date="2022-10-28T16:12:00Z" w:id="0"/>
        </w:rPr>
      </w:pPr>
    </w:p>
    <w:p w:rsidRPr="00652A74" w:rsidR="00BF5A85" w:rsidP="00652A74" w:rsidRDefault="00BF5A85" w14:paraId="74AC7C35" w14:textId="229EC99E">
      <w:pPr>
        <w:rPr>
          <w:sz w:val="24"/>
          <w:szCs w:val="24"/>
        </w:rPr>
      </w:pPr>
    </w:p>
    <w:sectPr w:rsidRPr="00652A74" w:rsidR="00BF5A85">
      <w:pgSz w:w="11910" w:h="16840" w:orient="portrait"/>
      <w:pgMar w:top="1580" w:right="1360" w:bottom="1260" w:left="138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1193" w:rsidRDefault="004E1193" w14:paraId="30F980A0" w14:textId="77777777">
      <w:r>
        <w:separator/>
      </w:r>
    </w:p>
  </w:endnote>
  <w:endnote w:type="continuationSeparator" w:id="0">
    <w:p w:rsidR="004E1193" w:rsidRDefault="004E1193" w14:paraId="13503E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2E88" w:rsidRDefault="00BA2E88" w14:paraId="6E8CF16C" w14:textId="373FEC8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487469568" behindDoc="0" locked="0" layoutInCell="1" allowOverlap="1" wp14:anchorId="2A60AAA4" wp14:editId="3242D8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373150910" name="Text Box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2E88" w:rsidR="00BA2E88" w:rsidP="00BA2E88" w:rsidRDefault="00BA2E88" w14:paraId="3FEA93C0" w14:textId="25330B3D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E8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11CB6470">
            <v:shapetype id="_x0000_t202" coordsize="21600,21600" o:spt="202" path="m,l,21600r21600,l21600,xe" w14:anchorId="2A60AAA4">
              <v:stroke joinstyle="miter"/>
              <v:path gradientshapeok="t" o:connecttype="rect"/>
            </v:shapetype>
            <v:shape id="Text Box 2" style="position:absolute;margin-left:0;margin-top:0;width:50pt;height:26.25pt;z-index:48746956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">
              <v:fill o:detectmouseclick="t"/>
              <v:textbox style="mso-fit-shape-to-text:t" inset="20pt,0,0,15pt">
                <w:txbxContent>
                  <w:p w:rsidRPr="00BA2E88" w:rsidR="00BA2E88" w:rsidP="00BA2E88" w:rsidRDefault="00BA2E88" w14:paraId="71532EB9" w14:textId="25330B3D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E8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4="http://schemas.microsoft.com/office/drawing/2010/main" mc:Ignorable="w14 w15 w16se w16cid w16 w16cex w16sdtdh w16sdtfl w16du wp14">
  <w:p w:rsidR="00A90F7B" w:rsidRDefault="00BA2E88" w14:paraId="27F9FD29" w14:textId="3C42C11F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0592" behindDoc="0" locked="0" layoutInCell="1" allowOverlap="1" wp14:anchorId="67F799DA" wp14:editId="2BEAB9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769294189" name="Text Box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2E88" w:rsidR="00BA2E88" w:rsidP="00BA2E88" w:rsidRDefault="00BA2E88" w14:paraId="4E743206" w14:textId="5AAFF8DA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E8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clsh="http://schemas.microsoft.com/office/drawing/2020/classificationShape" xmlns:a="http://schemas.openxmlformats.org/drawingml/2006/main">
          <w:pict w14:anchorId="4490580D">
            <v:shapetype id="_x0000_t202" coordsize="21600,21600" o:spt="202" path="m,l,21600r21600,l21600,xe" w14:anchorId="67F799DA">
              <v:stroke joinstyle="miter"/>
              <v:path gradientshapeok="t" o:connecttype="rect"/>
            </v:shapetype>
            <v:shape id="Text Box 3" style="position:absolute;margin-left:0;margin-top:0;width:50pt;height:26.25pt;z-index:4874705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">
              <v:fill o:detectmouseclick="t"/>
              <v:textbox style="mso-fit-shape-to-text:t" inset="20pt,0,0,15pt">
                <w:txbxContent>
                  <w:p w:rsidRPr="00BA2E88" w:rsidR="00BA2E88" w:rsidP="00BA2E88" w:rsidRDefault="00BA2E88" w14:paraId="3F103EB6" w14:textId="5AAFF8DA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E8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F1DF1">
      <w:rPr>
        <w:noProof/>
      </w:rPr>
      <mc:AlternateContent>
        <mc:Choice Requires="wps">
          <w:drawing>
            <wp:anchor distT="0" distB="0" distL="114300" distR="114300" simplePos="0" relativeHeight="487466496" behindDoc="1" locked="0" layoutInCell="1" allowOverlap="1" wp14:anchorId="6913E1A8" wp14:editId="275771CA">
              <wp:simplePos x="0" y="0"/>
              <wp:positionH relativeFrom="page">
                <wp:posOffset>2952115</wp:posOffset>
              </wp:positionH>
              <wp:positionV relativeFrom="page">
                <wp:posOffset>8867140</wp:posOffset>
              </wp:positionV>
              <wp:extent cx="1770380" cy="196215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038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90F7B" w:rsidRDefault="00BA2E88" w14:paraId="32956294" w14:textId="77777777">
                          <w:pPr>
                            <w:pStyle w:val="Corpodetexto"/>
                            <w:spacing w:before="12"/>
                            <w:ind w:left="20"/>
                          </w:pPr>
                          <w:r>
                            <w:t>VALPARAÍSO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GOIÁS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clsh="http://schemas.microsoft.com/office/drawing/2020/classificationShape">
          <w:pict w14:anchorId="75DBC4AB">
            <v:shapetype id="_x0000_t202" coordsize="21600,21600" o:spt="202" path="m,l,21600r21600,l21600,xe" w14:anchorId="6913E1A8">
              <v:stroke joinstyle="miter"/>
              <v:path gradientshapeok="t" o:connecttype="rect"/>
            </v:shapetype>
            <v:shape id="Text Box 3" style="position:absolute;margin-left:232.45pt;margin-top:698.2pt;width:139.4pt;height:15.45pt;z-index:-1584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">
              <v:textbox inset="0,0,0,0">
                <w:txbxContent>
                  <w:p w:rsidR="00A90F7B" w:rsidRDefault="00000000" w14:paraId="006CC82A" w14:textId="77777777">
                    <w:pPr>
                      <w:pStyle w:val="Corpodetexto"/>
                      <w:spacing w:before="12"/>
                      <w:ind w:left="20"/>
                    </w:pPr>
                    <w:r>
                      <w:t>VALPARAÍSO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GOIÁS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F1DF1">
      <w:rPr>
        <w:noProof/>
      </w:rPr>
      <mc:AlternateContent>
        <mc:Choice Requires="wps">
          <w:drawing>
            <wp:anchor distT="0" distB="0" distL="114300" distR="114300" simplePos="0" relativeHeight="487467008" behindDoc="1" locked="0" layoutInCell="1" allowOverlap="1" wp14:anchorId="3AC4E716" wp14:editId="5CE923C4">
              <wp:simplePos x="0" y="0"/>
              <wp:positionH relativeFrom="page">
                <wp:posOffset>3654425</wp:posOffset>
              </wp:positionH>
              <wp:positionV relativeFrom="page">
                <wp:posOffset>9283065</wp:posOffset>
              </wp:positionV>
              <wp:extent cx="364490" cy="19621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49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90F7B" w:rsidRDefault="00BA2E88" w14:paraId="4472582F" w14:textId="746FA740">
                          <w:pPr>
                            <w:pStyle w:val="Corpodetexto"/>
                            <w:spacing w:before="12"/>
                            <w:ind w:left="20"/>
                          </w:pPr>
                          <w:r>
                            <w:t>202</w:t>
                          </w:r>
                          <w:r w:rsidR="00652A74"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clsh="http://schemas.microsoft.com/office/drawing/2020/classificationShape">
          <w:pict w14:anchorId="1A7A660A">
            <v:shape id="Text Box 2" style="position:absolute;margin-left:287.75pt;margin-top:730.95pt;width:28.7pt;height:15.45pt;z-index:-1584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" w14:anchorId="3AC4E716">
              <v:textbox inset="0,0,0,0">
                <w:txbxContent>
                  <w:p w:rsidR="00A90F7B" w:rsidRDefault="00000000" w14:paraId="3C04FD3E" w14:textId="746FA740">
                    <w:pPr>
                      <w:pStyle w:val="Corpodetexto"/>
                      <w:spacing w:before="12"/>
                      <w:ind w:left="20"/>
                    </w:pPr>
                    <w:r>
                      <w:t>202</w:t>
                    </w:r>
                    <w:r w:rsidR="00652A74"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2E88" w:rsidRDefault="00BA2E88" w14:paraId="4DB93D50" w14:textId="7367851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487468544" behindDoc="0" locked="0" layoutInCell="1" allowOverlap="1" wp14:anchorId="65697D59" wp14:editId="350BCF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93694463" name="Text Box 1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2E88" w:rsidR="00BA2E88" w:rsidP="00BA2E88" w:rsidRDefault="00BA2E88" w14:paraId="1F1E0B2F" w14:textId="5E9FD719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E8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7B7BC2ED">
            <v:shapetype id="_x0000_t202" coordsize="21600,21600" o:spt="202" path="m,l,21600r21600,l21600,xe" w14:anchorId="65697D59">
              <v:stroke joinstyle="miter"/>
              <v:path gradientshapeok="t" o:connecttype="rect"/>
            </v:shapetype>
            <v:shape id="Text Box 1" style="position:absolute;margin-left:0;margin-top:0;width:50pt;height:26.25pt;z-index:4874685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">
              <v:fill o:detectmouseclick="t"/>
              <v:textbox style="mso-fit-shape-to-text:t" inset="20pt,0,0,15pt">
                <w:txbxContent>
                  <w:p w:rsidRPr="00BA2E88" w:rsidR="00BA2E88" w:rsidP="00BA2E88" w:rsidRDefault="00BA2E88" w14:paraId="38CC0BB0" w14:textId="5E9FD719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E8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2E88" w:rsidRDefault="00BA2E88" w14:paraId="2CA1FEDE" w14:textId="75E8E52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487472640" behindDoc="0" locked="0" layoutInCell="1" allowOverlap="1" wp14:anchorId="02AC5487" wp14:editId="1F6F34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118390026" name="Text Box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2E88" w:rsidR="00BA2E88" w:rsidP="00BA2E88" w:rsidRDefault="00BA2E88" w14:paraId="40B3C89D" w14:textId="4C241610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E8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3CDE77F4">
            <v:shapetype id="_x0000_t202" coordsize="21600,21600" o:spt="202" path="m,l,21600r21600,l21600,xe" w14:anchorId="02AC5487">
              <v:stroke joinstyle="miter"/>
              <v:path gradientshapeok="t" o:connecttype="rect"/>
            </v:shapetype>
            <v:shape id="Text Box 5" style="position:absolute;margin-left:0;margin-top:0;width:50pt;height:26.25pt;z-index:4874726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">
              <v:fill o:detectmouseclick="t"/>
              <v:textbox style="mso-fit-shape-to-text:t" inset="20pt,0,0,15pt">
                <w:txbxContent>
                  <w:p w:rsidRPr="00BA2E88" w:rsidR="00BA2E88" w:rsidP="00BA2E88" w:rsidRDefault="00BA2E88" w14:paraId="076C077F" w14:textId="4C241610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E8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4="http://schemas.microsoft.com/office/drawing/2010/main" mc:Ignorable="w14 w15 w16se w16cid w16 w16cex w16sdtdh w16sdtfl w16du wp14">
  <w:p w:rsidR="00A90F7B" w:rsidRDefault="00BA2E88" w14:paraId="764A4632" w14:textId="0EE78BA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3664" behindDoc="0" locked="0" layoutInCell="1" allowOverlap="1" wp14:anchorId="63E5BE84" wp14:editId="3FFEA7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177903013" name="Text Box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2E88" w:rsidR="00BA2E88" w:rsidP="00BA2E88" w:rsidRDefault="00BA2E88" w14:paraId="2268EA53" w14:textId="2DF23597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E8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clsh="http://schemas.microsoft.com/office/drawing/2020/classificationShape" xmlns:a="http://schemas.openxmlformats.org/drawingml/2006/main">
          <w:pict w14:anchorId="38CC5123">
            <v:shapetype id="_x0000_t202" coordsize="21600,21600" o:spt="202" path="m,l,21600r21600,l21600,xe" w14:anchorId="63E5BE84">
              <v:stroke joinstyle="miter"/>
              <v:path gradientshapeok="t" o:connecttype="rect"/>
            </v:shapetype>
            <v:shape id="Text Box 6" style="position:absolute;margin-left:0;margin-top:0;width:50pt;height:26.25pt;z-index:4874736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">
              <v:fill o:detectmouseclick="t"/>
              <v:textbox style="mso-fit-shape-to-text:t" inset="20pt,0,0,15pt">
                <w:txbxContent>
                  <w:p w:rsidRPr="00BA2E88" w:rsidR="00BA2E88" w:rsidP="00BA2E88" w:rsidRDefault="00BA2E88" w14:paraId="622C5F8F" w14:textId="2DF23597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E8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F1DF1">
      <w:rPr>
        <w:noProof/>
      </w:rPr>
      <mc:AlternateContent>
        <mc:Choice Requires="wps">
          <w:drawing>
            <wp:anchor distT="0" distB="0" distL="114300" distR="114300" simplePos="0" relativeHeight="487467520" behindDoc="1" locked="0" layoutInCell="1" allowOverlap="1" wp14:anchorId="2EE216E7" wp14:editId="70CEABDC">
              <wp:simplePos x="0" y="0"/>
              <wp:positionH relativeFrom="page">
                <wp:posOffset>6441440</wp:posOffset>
              </wp:positionH>
              <wp:positionV relativeFrom="page">
                <wp:posOffset>9875520</wp:posOffset>
              </wp:positionV>
              <wp:extent cx="24701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0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90F7B" w:rsidRDefault="00BA2E88" w14:paraId="3723219E" w14:textId="77777777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clsh="http://schemas.microsoft.com/office/drawing/2020/classificationShape">
          <w:pict w14:anchorId="0AF793B8">
            <v:shapetype id="_x0000_t202" coordsize="21600,21600" o:spt="202" path="m,l,21600r21600,l21600,xe" w14:anchorId="2EE216E7">
              <v:stroke joinstyle="miter"/>
              <v:path gradientshapeok="t" o:connecttype="rect"/>
            </v:shapetype>
            <v:shape id="Text Box 1" style="position:absolute;margin-left:507.2pt;margin-top:777.6pt;width:19.45pt;height:15.45pt;z-index:-1584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">
              <v:textbox inset="0,0,0,0">
                <w:txbxContent>
                  <w:p w:rsidR="00A90F7B" w:rsidRDefault="00000000" w14:paraId="4718821A" w14:textId="77777777">
                    <w:pPr>
                      <w:pStyle w:val="Corpodetexto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2E88" w:rsidRDefault="00BA2E88" w14:paraId="3595BDD9" w14:textId="5591071C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487471616" behindDoc="0" locked="0" layoutInCell="1" allowOverlap="1" wp14:anchorId="37CA9151" wp14:editId="21C483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198335884" name="Text Box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2E88" w:rsidR="00BA2E88" w:rsidP="00BA2E88" w:rsidRDefault="00BA2E88" w14:paraId="53EDB753" w14:textId="619EBCF9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E8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28ACFE12">
            <v:shapetype id="_x0000_t202" coordsize="21600,21600" o:spt="202" path="m,l,21600r21600,l21600,xe" w14:anchorId="37CA9151">
              <v:stroke joinstyle="miter"/>
              <v:path gradientshapeok="t" o:connecttype="rect"/>
            </v:shapetype>
            <v:shape id="Text Box 4" style="position:absolute;margin-left:0;margin-top:0;width:50pt;height:26.25pt;z-index:4874716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">
              <v:fill o:detectmouseclick="t"/>
              <v:textbox style="mso-fit-shape-to-text:t" inset="20pt,0,0,15pt">
                <w:txbxContent>
                  <w:p w:rsidRPr="00BA2E88" w:rsidR="00BA2E88" w:rsidP="00BA2E88" w:rsidRDefault="00BA2E88" w14:paraId="395BBA51" w14:textId="619EBCF9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E8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1193" w:rsidRDefault="004E1193" w14:paraId="6BDF15BE" w14:textId="77777777">
      <w:r>
        <w:separator/>
      </w:r>
    </w:p>
  </w:footnote>
  <w:footnote w:type="continuationSeparator" w:id="0">
    <w:p w:rsidR="004E1193" w:rsidRDefault="004E1193" w14:paraId="2BE56CF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94E6F"/>
    <w:multiLevelType w:val="multilevel"/>
    <w:tmpl w:val="F8428836"/>
    <w:lvl w:ilvl="0">
      <w:start w:val="1"/>
      <w:numFmt w:val="decimal"/>
      <w:lvlText w:val="%1."/>
      <w:lvlJc w:val="left"/>
      <w:pPr>
        <w:ind w:left="544" w:hanging="269"/>
        <w:jc w:val="left"/>
      </w:pPr>
      <w:rPr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8" w:hanging="403"/>
        <w:jc w:val="left"/>
      </w:pPr>
      <w:rPr>
        <w:rFonts w:hint="default" w:ascii="Arial" w:hAnsi="Arial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●"/>
      <w:lvlJc w:val="left"/>
      <w:pPr>
        <w:ind w:left="1704" w:hanging="356"/>
      </w:pPr>
      <w:rPr>
        <w:rFonts w:hint="default" w:ascii="Arial MT" w:hAnsi="Arial MT"/>
        <w:w w:val="6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33" w:hanging="356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567" w:hanging="356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00" w:hanging="356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434" w:hanging="356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368" w:hanging="356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301" w:hanging="356"/>
      </w:pPr>
      <w:rPr>
        <w:lang w:val="pt-PT" w:eastAsia="en-US" w:bidi="ar-SA"/>
      </w:rPr>
    </w:lvl>
  </w:abstractNum>
  <w:num w:numId="1" w16cid:durableId="171350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7B"/>
    <w:rsid w:val="004E1193"/>
    <w:rsid w:val="005B3AB0"/>
    <w:rsid w:val="005F1DF1"/>
    <w:rsid w:val="00629CFA"/>
    <w:rsid w:val="00652A74"/>
    <w:rsid w:val="007B2CE3"/>
    <w:rsid w:val="0080679E"/>
    <w:rsid w:val="00926987"/>
    <w:rsid w:val="009C30C0"/>
    <w:rsid w:val="00A90F7B"/>
    <w:rsid w:val="00BA2E88"/>
    <w:rsid w:val="00BB3853"/>
    <w:rsid w:val="00BF05EF"/>
    <w:rsid w:val="00BF5A85"/>
    <w:rsid w:val="00FD3BB6"/>
    <w:rsid w:val="01809AE8"/>
    <w:rsid w:val="02406735"/>
    <w:rsid w:val="05BF7DC0"/>
    <w:rsid w:val="0630F44D"/>
    <w:rsid w:val="0703A15D"/>
    <w:rsid w:val="07475EC4"/>
    <w:rsid w:val="078E8663"/>
    <w:rsid w:val="0A7EFF86"/>
    <w:rsid w:val="0AD1D0B6"/>
    <w:rsid w:val="0B9E07D1"/>
    <w:rsid w:val="110D6C0A"/>
    <w:rsid w:val="1530CCDA"/>
    <w:rsid w:val="1533A56C"/>
    <w:rsid w:val="17C9C01B"/>
    <w:rsid w:val="1ACB2C23"/>
    <w:rsid w:val="1B976F1C"/>
    <w:rsid w:val="2062B05A"/>
    <w:rsid w:val="21FE80BB"/>
    <w:rsid w:val="22646554"/>
    <w:rsid w:val="239A511C"/>
    <w:rsid w:val="23ABCAFB"/>
    <w:rsid w:val="23E70D58"/>
    <w:rsid w:val="28AEA079"/>
    <w:rsid w:val="2B130A64"/>
    <w:rsid w:val="33FD3122"/>
    <w:rsid w:val="33FD96C4"/>
    <w:rsid w:val="34283666"/>
    <w:rsid w:val="35C406C7"/>
    <w:rsid w:val="369106D3"/>
    <w:rsid w:val="3964A85E"/>
    <w:rsid w:val="3B6BB98C"/>
    <w:rsid w:val="3BEF804C"/>
    <w:rsid w:val="3C04528B"/>
    <w:rsid w:val="3DCF18AC"/>
    <w:rsid w:val="3EA35A4E"/>
    <w:rsid w:val="40E3A1B0"/>
    <w:rsid w:val="42BCABFC"/>
    <w:rsid w:val="441B4272"/>
    <w:rsid w:val="4C51599B"/>
    <w:rsid w:val="4C5E84C0"/>
    <w:rsid w:val="512FE90F"/>
    <w:rsid w:val="51F777CE"/>
    <w:rsid w:val="5403530F"/>
    <w:rsid w:val="552F1890"/>
    <w:rsid w:val="568720F2"/>
    <w:rsid w:val="593AFAF4"/>
    <w:rsid w:val="5A838EE7"/>
    <w:rsid w:val="5C6E4BEA"/>
    <w:rsid w:val="5EDDE85C"/>
    <w:rsid w:val="604EB379"/>
    <w:rsid w:val="609DFF6B"/>
    <w:rsid w:val="625EE946"/>
    <w:rsid w:val="647A172E"/>
    <w:rsid w:val="69B7EF95"/>
    <w:rsid w:val="6A7A8161"/>
    <w:rsid w:val="6AF4DCA5"/>
    <w:rsid w:val="6C6C00B6"/>
    <w:rsid w:val="6FE75EDF"/>
    <w:rsid w:val="70539C6C"/>
    <w:rsid w:val="705FDEA2"/>
    <w:rsid w:val="722CBEC2"/>
    <w:rsid w:val="766D3DF4"/>
    <w:rsid w:val="79758902"/>
    <w:rsid w:val="7BD2A072"/>
    <w:rsid w:val="7C44D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0763"/>
  <w15:docId w15:val="{8C34FE5D-46AB-4CC4-A405-1C03A75B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544" w:hanging="269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NormalTable0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44" w:hanging="269"/>
    </w:pPr>
  </w:style>
  <w:style w:type="paragraph" w:styleId="TableParagraph" w:customStyle="1">
    <w:name w:val="Table Paragraph"/>
    <w:basedOn w:val="Normal"/>
    <w:uiPriority w:val="1"/>
    <w:qFormat/>
  </w:style>
  <w:style w:type="character" w:styleId="Refdecomentrio">
    <w:name w:val="annotation reference"/>
    <w:basedOn w:val="Fontepargpadro"/>
    <w:uiPriority w:val="99"/>
    <w:semiHidden/>
    <w:unhideWhenUsed/>
    <w:rsid w:val="00BF05E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F05EF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BF05EF"/>
    <w:rPr>
      <w:rFonts w:ascii="Arial MT" w:hAnsi="Arial MT" w:eastAsia="Arial MT" w:cs="Arial MT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F05EF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F05EF"/>
    <w:rPr>
      <w:rFonts w:ascii="Arial MT" w:hAnsi="Arial MT" w:eastAsia="Arial MT" w:cs="Arial MT"/>
      <w:b/>
      <w:bCs/>
      <w:sz w:val="20"/>
      <w:szCs w:val="20"/>
      <w:lang w:val="pt-PT"/>
    </w:rPr>
  </w:style>
  <w:style w:type="paragraph" w:styleId="Reviso">
    <w:name w:val="Revision"/>
    <w:hidden/>
    <w:uiPriority w:val="99"/>
    <w:semiHidden/>
    <w:rsid w:val="00BF05EF"/>
    <w:pPr>
      <w:widowControl/>
      <w:autoSpaceDE/>
      <w:autoSpaceDN/>
    </w:pPr>
    <w:rPr>
      <w:rFonts w:ascii="Arial MT" w:hAnsi="Arial MT" w:eastAsia="Arial MT" w:cs="Arial MT"/>
      <w:lang w:val="pt-PT"/>
    </w:rPr>
  </w:style>
  <w:style w:type="character" w:styleId="Ttulo1Char" w:customStyle="1">
    <w:name w:val="Título 1 Char"/>
    <w:basedOn w:val="Fontepargpadro"/>
    <w:link w:val="Ttulo1"/>
    <w:uiPriority w:val="9"/>
    <w:rsid w:val="00652A74"/>
    <w:rPr>
      <w:rFonts w:ascii="Arial" w:hAnsi="Arial" w:eastAsia="Arial" w:cs="Arial"/>
      <w:b/>
      <w:bCs/>
      <w:sz w:val="24"/>
      <w:szCs w:val="24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652A74"/>
    <w:rPr>
      <w:rFonts w:ascii="Arial MT" w:hAnsi="Arial MT" w:eastAsia="Arial MT" w:cs="Arial MT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652A74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652A74"/>
    <w:rPr>
      <w:rFonts w:ascii="Arial MT" w:hAnsi="Arial MT" w:eastAsia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652A74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652A74"/>
    <w:rPr>
      <w:rFonts w:ascii="Arial MT" w:hAnsi="Arial MT" w:eastAsia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image" Target="media/image4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image" Target="media/image3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6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2.png" Id="rId11" /><Relationship Type="http://schemas.openxmlformats.org/officeDocument/2006/relationships/footnotes" Target="footnotes.xml" Id="rId5" /><Relationship Type="http://schemas.openxmlformats.org/officeDocument/2006/relationships/footer" Target="footer5.xml" Id="rId1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footer" Target="footer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Miguel Faria</dc:creator>
  <lastModifiedBy>Miguel Ursulino De Faria</lastModifiedBy>
  <revision>10</revision>
  <dcterms:created xsi:type="dcterms:W3CDTF">2025-03-10T23:49:00.0000000Z</dcterms:created>
  <dcterms:modified xsi:type="dcterms:W3CDTF">2025-03-10T23:58:29.2882007Z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2022-10-19T00:00:00Z</vt:filetime>
  </property>
  <property fmtid="{D5CDD505-2E9C-101B-9397-08002B2CF9AE}" pid="5" name="ClassificationContentMarkingFooterShapeIds">
    <vt:lpwstr>11816bff,51d89ebe,2dda7f6d,476d278c,42a9470a,46355fa5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Público</vt:lpwstr>
  </property>
</Properties>
</file>